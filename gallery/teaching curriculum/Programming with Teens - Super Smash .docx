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Programming with Teens </w:t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 Super Smash Brothers Clone in the name of Code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b w:val="1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  <w:br w:type="textWrapping"/>
        <w:br w:type="textWrapping"/>
        <w:t xml:space="preserve">Students will </w:t>
      </w:r>
      <w:commentRangeStart w:id="0"/>
      <w:r w:rsidDel="00000000" w:rsidR="00000000" w:rsidRPr="00000000">
        <w:rPr>
          <w:rtl w:val="0"/>
        </w:rPr>
        <w:t xml:space="preserve">be making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a competitive</w:t>
      </w:r>
      <w:ins w:author="Liz Vaughan" w:id="0" w:date="2018-11-27T03:23:15Z">
        <w:r w:rsidDel="00000000" w:rsidR="00000000" w:rsidRPr="00000000">
          <w:rPr>
            <w:rtl w:val="0"/>
          </w:rPr>
          <w:t xml:space="preserve">,</w:t>
        </w:r>
      </w:ins>
      <w:commentRangeStart w:id="1"/>
      <w:r w:rsidDel="00000000" w:rsidR="00000000" w:rsidRPr="00000000">
        <w:rPr>
          <w:rtl w:val="0"/>
        </w:rPr>
        <w:t xml:space="preserve"> local</w:t>
      </w:r>
      <w:ins w:author="Liz Vaughan" w:id="1" w:date="2018-11-27T03:23:19Z">
        <w:r w:rsidDel="00000000" w:rsidR="00000000" w:rsidRPr="00000000">
          <w:rPr>
            <w:rtl w:val="0"/>
          </w:rPr>
          <w:t xml:space="preserve">,</w:t>
        </w:r>
      </w:ins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multiplayer game using a professional </w:t>
      </w:r>
      <w:commentRangeStart w:id="2"/>
      <w:r w:rsidDel="00000000" w:rsidR="00000000" w:rsidRPr="00000000">
        <w:rPr>
          <w:rtl w:val="0"/>
        </w:rPr>
        <w:t xml:space="preserve">game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engine : Unreal Engine. Through a distinct, tangible and measurable project completion : students will learn a vast array of programming techniques - level design, and user interface concepts behind the popular video games that they play.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course will function as an 8 week dedicated course and could be considered a spiritual successor to the introductory workshops taught in November and December. This course will focus exclusively on project completion and prompt collaboration and teamwork.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The idea is to divide the students into two teams and divide and conquer a challenging, but familiar project. The game itself will be a “clone” of a popular video game that they are all familiar with “Super Smash Bros”. The idea is to blend a fun experience with serious programming concepts - to get them hooked and break the stigma that “code is boring”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Each team will compliment the strengths of its teammates. </w:t>
      </w:r>
      <w:r w:rsidDel="00000000" w:rsidR="00000000" w:rsidRPr="00000000">
        <w:rPr>
          <w:i w:val="1"/>
          <w:rtl w:val="0"/>
        </w:rPr>
        <w:t xml:space="preserve">Team A </w:t>
      </w:r>
      <w:r w:rsidDel="00000000" w:rsidR="00000000" w:rsidRPr="00000000">
        <w:rPr>
          <w:rtl w:val="0"/>
        </w:rPr>
        <w:t xml:space="preserve">will focus on the design of the characters, sound effects, particle systems and create the background worlds. </w:t>
      </w:r>
      <w:r w:rsidDel="00000000" w:rsidR="00000000" w:rsidRPr="00000000">
        <w:rPr>
          <w:i w:val="1"/>
          <w:rtl w:val="0"/>
        </w:rPr>
        <w:t xml:space="preserve">Team B</w:t>
      </w:r>
      <w:r w:rsidDel="00000000" w:rsidR="00000000" w:rsidRPr="00000000">
        <w:rPr>
          <w:rtl w:val="0"/>
        </w:rPr>
        <w:t xml:space="preserve"> focus on the game mechanics and overall balance of the game. The intention of breaking into two - is to give students an outlet for their passions and progress in the hemisphere that they already excel 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The bigger mission is to equip students with the necessary skill-set needed to compete in the future digital marketplace. The hope is grant students with a strong portfolio item that can be used as a resume builder for colleges, the workforce and beyond.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Timelapse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771525</wp:posOffset>
            </wp:positionV>
            <wp:extent cx="4783667" cy="2690813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667" cy="2690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January - February 2019</w:t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8 weeks + 1 Grand Premiere </w:t>
      </w:r>
    </w:p>
    <w:p w:rsidR="00000000" w:rsidDel="00000000" w:rsidP="00000000" w:rsidRDefault="00000000" w:rsidRPr="00000000" w14:paraId="0000000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Part 1 : Introduction to code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Part 2 : Dissecting a template and remixing it your own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Part 3 : Team Split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Part 4 : Dev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Part 5 : Dev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Part 6 : Review and Playtest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Part 7 : Refine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Part 8 : Launch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Grand Premiere </w:t>
      </w:r>
    </w:p>
    <w:p w:rsidR="00000000" w:rsidDel="00000000" w:rsidP="00000000" w:rsidRDefault="00000000" w:rsidRPr="00000000" w14:paraId="00000019">
      <w:pPr>
        <w:pageBreakBefore w:val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By the end of session students will :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 able to distinguish complex computer code and write their own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how to strategically execute as a team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fundamental and transferable skills to be used in real life applications and the workplace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Logistics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will showcase their creation at a grand premiere at Ives Square - open to the public, press, friends and family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Dates and Time</w:t>
      </w:r>
    </w:p>
    <w:p w:rsidR="00000000" w:rsidDel="00000000" w:rsidP="00000000" w:rsidRDefault="00000000" w:rsidRPr="00000000" w14:paraId="00000027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Tuesdays - 3:30-5:30pm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Tuesday, 1/8/9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Tuesday, 1/15/19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Tuesday, 1/22/19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Tuesday, 1/29/19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Tuesday, 2/5/19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Tuesday, 2/12/19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Tuesday, 2/19/19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Tuesday, 2/26/19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Grand Premiere - Friday March 8th, 2019</w:t>
      </w:r>
    </w:p>
    <w:p w:rsidR="00000000" w:rsidDel="00000000" w:rsidP="00000000" w:rsidRDefault="00000000" w:rsidRPr="00000000" w14:paraId="00000034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Labor, Staff and Cost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Cost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225 per course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Includes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Instructor Labor - 2 hour course 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 Lesson Plans 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Pre-Visualization, Code Snippets and Take-home Materials 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 Staff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Kyle Litscher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Meghan Currey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Max Number of Participants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Further Reading: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Why Learn to Code - Research with Statistics weighing the benefits of learning how to code : </w:t>
      </w:r>
    </w:p>
    <w:p w:rsidR="00000000" w:rsidDel="00000000" w:rsidP="00000000" w:rsidRDefault="00000000" w:rsidRPr="00000000" w14:paraId="0000004F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https://www.rasmussen.edu/degrees/technology/blog/why-learn-to-code/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For any and all inquiries please contact Alex Gonzalez via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professorgonzz@gmail.com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 Available upon request. 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5787" cy="309086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787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775" cy="30797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7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Liz Vaughan" w:id="2" w:date="2018-11-27T03:22:4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another word? Game and engine are used twice in one sentence.</w:t>
      </w:r>
    </w:p>
  </w:comment>
  <w:comment w:author="Liz Vaughan" w:id="1" w:date="2018-11-27T03:23:48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local mean in this context?</w:t>
      </w:r>
    </w:p>
  </w:comment>
  <w:comment w:author="Liz Vaughan" w:id="0" w:date="2018-11-27T03:23:12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will make - 3rd person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ageBreakBefore w:val="0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Document written for NHFPL - by Alexander Gonzalez on 11/01/2018 - 914-391-9934 -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professorgonzz@gmail.com</w:t>
      </w:r>
    </w:hyperlink>
    <w:r w:rsidDel="00000000" w:rsidR="00000000" w:rsidRPr="00000000">
      <w:rPr>
        <w:sz w:val="16"/>
        <w:szCs w:val="16"/>
        <w:rtl w:val="0"/>
      </w:rPr>
      <w:t xml:space="preserve"> 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2.jpg"/><Relationship Id="rId12" Type="http://schemas.openxmlformats.org/officeDocument/2006/relationships/footer" Target="footer1.xml"/><Relationship Id="rId9" Type="http://schemas.openxmlformats.org/officeDocument/2006/relationships/hyperlink" Target="mailto:professorgonzz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hyperlink" Target="https://www.rasmussen.edu/degrees/technology/blog/why-learn-to-code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rofessorgonz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